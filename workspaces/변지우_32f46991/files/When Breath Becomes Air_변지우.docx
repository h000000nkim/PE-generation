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2AD3" w14:textId="77777777" w:rsidR="00005A8F" w:rsidRDefault="00D278A9">
      <w:pPr>
        <w:spacing w:after="480"/>
        <w:jc w:val="center"/>
      </w:pPr>
      <w:r>
        <w:rPr>
          <w:b/>
          <w:bCs/>
          <w:sz w:val="26"/>
          <w:szCs w:val="26"/>
        </w:rPr>
        <w:t>영어로 된 문학 원서를 읽고 분석 리뷰 글쓰기</w:t>
      </w:r>
    </w:p>
    <w:p w14:paraId="450BB0FA" w14:textId="12A857E6" w:rsidR="00005A8F" w:rsidRDefault="00D278A9">
      <w:pPr>
        <w:spacing w:before="320" w:after="140"/>
      </w:pPr>
      <w:r>
        <w:rPr>
          <w:b/>
          <w:bCs/>
        </w:rPr>
        <w:t>1. Introduce the book you read, explain why you chose it.</w:t>
      </w:r>
    </w:p>
    <w:p w14:paraId="6C9135DE" w14:textId="2E47DAB9" w:rsidR="00005A8F" w:rsidRDefault="00D278A9">
      <w:pPr>
        <w:spacing w:after="120"/>
      </w:pPr>
      <w:commentRangeStart w:id="0"/>
      <w:r>
        <w:t>When Breath Becomes Air is a memoir</w:t>
      </w:r>
      <w:del w:id="1" w:author="hoon kim" w:date="2026-03-27T16:43:00Z">
        <w:r w:rsidDel="001D278B">
          <w:delText xml:space="preserve"> that is</w:delText>
        </w:r>
      </w:del>
      <w:r>
        <w:t xml:space="preserve"> written by Paul Kalanithi.</w:t>
      </w:r>
      <w:commentRangeEnd w:id="0"/>
      <w:r w:rsidR="00CD4675">
        <w:rPr>
          <w:rStyle w:val="a8"/>
          <w:sz w:val="22"/>
          <w:szCs w:val="22"/>
        </w:rPr>
        <w:commentReference w:id="0"/>
      </w:r>
      <w:r>
        <w:t xml:space="preserve"> I chose this book because I was curious about how a doctor faces death as a patient. </w:t>
      </w:r>
      <w:commentRangeStart w:id="2"/>
      <w:r>
        <w:t>The story is very meaningful and makes readers think about life.</w:t>
      </w:r>
      <w:commentRangeEnd w:id="2"/>
      <w:r w:rsidR="00CD4675">
        <w:rPr>
          <w:rStyle w:val="a8"/>
          <w:sz w:val="22"/>
          <w:szCs w:val="22"/>
        </w:rPr>
        <w:commentReference w:id="2"/>
      </w:r>
    </w:p>
    <w:p w14:paraId="19CC77B1" w14:textId="77777777" w:rsidR="00005A8F" w:rsidRDefault="00005A8F">
      <w:pPr>
        <w:spacing w:after="80"/>
      </w:pPr>
    </w:p>
    <w:p w14:paraId="5418864F" w14:textId="5F40D996" w:rsidR="00005A8F" w:rsidRDefault="00D278A9">
      <w:pPr>
        <w:spacing w:before="320" w:after="140"/>
      </w:pPr>
      <w:r>
        <w:rPr>
          <w:b/>
          <w:bCs/>
        </w:rPr>
        <w:t xml:space="preserve">2. Present a social issue or theme and your opinion about the issue. </w:t>
      </w:r>
    </w:p>
    <w:p w14:paraId="4BE569B4" w14:textId="77777777" w:rsidR="00005A8F" w:rsidRDefault="00D278A9">
      <w:pPr>
        <w:spacing w:after="120"/>
      </w:pPr>
      <w:commentRangeStart w:id="3"/>
      <w:r>
        <w:t>The main theme of this book is death and the meaning of life.</w:t>
      </w:r>
      <w:commentRangeEnd w:id="3"/>
      <w:r w:rsidR="00E14259">
        <w:rPr>
          <w:rStyle w:val="a8"/>
          <w:sz w:val="22"/>
          <w:szCs w:val="22"/>
        </w:rPr>
        <w:commentReference w:id="3"/>
      </w:r>
    </w:p>
    <w:p w14:paraId="3B14F289" w14:textId="05AE7888" w:rsidR="00005A8F" w:rsidRDefault="00D278A9">
      <w:pPr>
        <w:spacing w:after="120"/>
      </w:pPr>
      <w:r>
        <w:t xml:space="preserve">Many people </w:t>
      </w:r>
      <w:commentRangeStart w:id="4"/>
      <w:r>
        <w:t xml:space="preserve">are so afraid that </w:t>
      </w:r>
      <w:del w:id="5" w:author="user" w:date="2026-03-27T16:58:00Z">
        <w:r w:rsidDel="00E14259">
          <w:rPr>
            <w:rFonts w:hint="eastAsia"/>
          </w:rPr>
          <w:delText>we</w:delText>
        </w:r>
      </w:del>
      <w:ins w:id="6" w:author="user" w:date="2026-03-27T16:58:00Z">
        <w:r w:rsidR="00E14259">
          <w:rPr>
            <w:rFonts w:hint="eastAsia"/>
          </w:rPr>
          <w:t>t</w:t>
        </w:r>
        <w:r w:rsidR="00E14259">
          <w:t>hey</w:t>
        </w:r>
      </w:ins>
      <w:r>
        <w:t xml:space="preserve"> </w:t>
      </w:r>
      <w:commentRangeEnd w:id="4"/>
      <w:r w:rsidR="00E14259">
        <w:rPr>
          <w:rStyle w:val="a8"/>
          <w:sz w:val="22"/>
          <w:szCs w:val="22"/>
        </w:rPr>
        <w:commentReference w:id="4"/>
      </w:r>
      <w:r>
        <w:t>can't think about death.</w:t>
      </w:r>
    </w:p>
    <w:p w14:paraId="2DA94AF0" w14:textId="77777777" w:rsidR="00005A8F" w:rsidRDefault="00D278A9">
      <w:pPr>
        <w:spacing w:after="120"/>
      </w:pPr>
      <w:commentRangeStart w:id="7"/>
      <w:r>
        <w:t xml:space="preserve">I think </w:t>
      </w:r>
      <w:commentRangeEnd w:id="7"/>
      <w:r w:rsidR="00E14259">
        <w:rPr>
          <w:rStyle w:val="a8"/>
          <w:sz w:val="22"/>
          <w:szCs w:val="22"/>
        </w:rPr>
        <w:commentReference w:id="7"/>
      </w:r>
      <w:r>
        <w:t>it is important to face death honestly to understand life better.</w:t>
      </w:r>
    </w:p>
    <w:p w14:paraId="52AC9282" w14:textId="77777777" w:rsidR="00005A8F" w:rsidRDefault="00005A8F">
      <w:pPr>
        <w:spacing w:after="80"/>
      </w:pPr>
    </w:p>
    <w:p w14:paraId="417D5D58" w14:textId="47A5E69E" w:rsidR="00005A8F" w:rsidRDefault="00D278A9">
      <w:pPr>
        <w:spacing w:before="320" w:after="140"/>
      </w:pPr>
      <w:r>
        <w:rPr>
          <w:b/>
          <w:bCs/>
        </w:rPr>
        <w:t>3. Explain your opinion and support it with examples from the book.</w:t>
      </w:r>
    </w:p>
    <w:p w14:paraId="0172C3D4" w14:textId="77777777" w:rsidR="00005A8F" w:rsidRDefault="00D278A9">
      <w:pPr>
        <w:spacing w:after="120"/>
      </w:pPr>
      <w:commentRangeStart w:id="8"/>
      <w:r>
        <w:t>The author shows his experience as both a doctor and a patient.</w:t>
      </w:r>
    </w:p>
    <w:p w14:paraId="2ACF3ABD" w14:textId="77777777" w:rsidR="00005A8F" w:rsidRDefault="00D278A9">
      <w:pPr>
        <w:spacing w:after="120"/>
      </w:pPr>
      <w:r>
        <w:t>He tries to continue his work and life even when he is very sick.</w:t>
      </w:r>
    </w:p>
    <w:p w14:paraId="6B0D2A44" w14:textId="77777777" w:rsidR="00005A8F" w:rsidRDefault="00D278A9">
      <w:pPr>
        <w:spacing w:after="120"/>
      </w:pPr>
      <w:r>
        <w:t>This shows that people are strong enough to live meaningfully even in difficult situations.</w:t>
      </w:r>
      <w:commentRangeEnd w:id="8"/>
      <w:r w:rsidR="00E14259">
        <w:rPr>
          <w:rStyle w:val="a8"/>
          <w:sz w:val="22"/>
          <w:szCs w:val="22"/>
        </w:rPr>
        <w:commentReference w:id="8"/>
      </w:r>
    </w:p>
    <w:p w14:paraId="731B7497" w14:textId="77777777" w:rsidR="00005A8F" w:rsidRDefault="00005A8F">
      <w:pPr>
        <w:spacing w:after="80"/>
      </w:pPr>
    </w:p>
    <w:p w14:paraId="7F54AD14" w14:textId="3ADEC68A" w:rsidR="00005A8F" w:rsidRDefault="00D278A9">
      <w:pPr>
        <w:spacing w:before="320" w:after="140"/>
      </w:pPr>
      <w:r>
        <w:rPr>
          <w:b/>
          <w:bCs/>
        </w:rPr>
        <w:t>4. Present another perspective or solution and expand the discussion with examples from the book.</w:t>
      </w:r>
    </w:p>
    <w:p w14:paraId="6E80CB94" w14:textId="77777777" w:rsidR="00005A8F" w:rsidRDefault="00D278A9">
      <w:pPr>
        <w:spacing w:after="120"/>
      </w:pPr>
      <w:commentRangeStart w:id="9"/>
      <w:r>
        <w:t>Some people think it is too painful to think about death.</w:t>
      </w:r>
      <w:commentRangeEnd w:id="9"/>
      <w:r w:rsidR="00074672">
        <w:rPr>
          <w:rStyle w:val="a8"/>
          <w:sz w:val="22"/>
          <w:szCs w:val="22"/>
        </w:rPr>
        <w:commentReference w:id="9"/>
      </w:r>
    </w:p>
    <w:p w14:paraId="5E0EDB95" w14:textId="77777777" w:rsidR="00005A8F" w:rsidRDefault="00D278A9">
      <w:pPr>
        <w:spacing w:after="120"/>
      </w:pPr>
      <w:r>
        <w:t>However, understanding death can help people value their lives more deeply.</w:t>
      </w:r>
    </w:p>
    <w:p w14:paraId="7B0AD5D7" w14:textId="77777777" w:rsidR="00005A8F" w:rsidRDefault="00D278A9">
      <w:pPr>
        <w:spacing w:after="120"/>
      </w:pPr>
      <w:r>
        <w:t>For example, the author decides to spend more time with his family and writes this book to share his thoughts.</w:t>
      </w:r>
    </w:p>
    <w:p w14:paraId="69BA9CD4" w14:textId="77777777" w:rsidR="00005A8F" w:rsidRDefault="00005A8F">
      <w:pPr>
        <w:spacing w:after="80"/>
      </w:pPr>
    </w:p>
    <w:p w14:paraId="371F574B" w14:textId="585CC757" w:rsidR="00005A8F" w:rsidRDefault="00D278A9">
      <w:pPr>
        <w:spacing w:before="320" w:after="140"/>
      </w:pPr>
      <w:r>
        <w:rPr>
          <w:b/>
          <w:bCs/>
        </w:rPr>
        <w:t>5. Restate the issue and summarize your ideas.</w:t>
      </w:r>
    </w:p>
    <w:p w14:paraId="4864AFC3" w14:textId="77777777" w:rsidR="00005A8F" w:rsidRDefault="00D278A9">
      <w:pPr>
        <w:spacing w:after="120"/>
      </w:pPr>
      <w:r>
        <w:t>In conclusion</w:t>
      </w:r>
      <w:commentRangeStart w:id="10"/>
      <w:r>
        <w:t>, this book deals with death and the meaning of life</w:t>
      </w:r>
      <w:commentRangeEnd w:id="10"/>
      <w:r w:rsidR="00074672">
        <w:rPr>
          <w:rStyle w:val="a8"/>
          <w:sz w:val="22"/>
          <w:szCs w:val="22"/>
        </w:rPr>
        <w:commentReference w:id="10"/>
      </w:r>
      <w:r>
        <w:t>.</w:t>
      </w:r>
    </w:p>
    <w:p w14:paraId="59B7ABAC" w14:textId="77777777" w:rsidR="00005A8F" w:rsidRDefault="00D278A9">
      <w:pPr>
        <w:spacing w:after="120"/>
      </w:pPr>
      <w:commentRangeStart w:id="11"/>
      <w:r>
        <w:lastRenderedPageBreak/>
        <w:t xml:space="preserve">It </w:t>
      </w:r>
      <w:commentRangeEnd w:id="11"/>
      <w:r>
        <w:rPr>
          <w:rStyle w:val="a8"/>
          <w:sz w:val="22"/>
          <w:szCs w:val="22"/>
        </w:rPr>
        <w:commentReference w:id="11"/>
      </w:r>
      <w:r>
        <w:t>teaches us to value our time and relationships.</w:t>
      </w:r>
    </w:p>
    <w:p w14:paraId="7641CB89" w14:textId="77777777" w:rsidR="00005A8F" w:rsidRDefault="00D278A9">
      <w:pPr>
        <w:spacing w:after="120"/>
      </w:pPr>
      <w:r>
        <w:t>I think it makes readers try to live a better life.</w:t>
      </w:r>
    </w:p>
    <w:sectPr w:rsidR="00005A8F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date="2026-03-27T16:50:00Z" w:initials="user">
    <w:p w14:paraId="34AA6C8A" w14:textId="77777777" w:rsidR="00A904B5" w:rsidRDefault="00CD4675" w:rsidP="00A904B5">
      <w:pPr>
        <w:pStyle w:val="a9"/>
      </w:pPr>
      <w:r>
        <w:rPr>
          <w:rStyle w:val="a8"/>
        </w:rPr>
        <w:annotationRef/>
      </w:r>
      <w:r w:rsidR="00A904B5">
        <w:rPr>
          <w:color w:val="FF0000"/>
        </w:rPr>
        <w:t>원래 쓴 구문이 문법적으로 틀린 것은 아니라, 일반적을 that is는 생략하고, 더 나아가서 written 까지 생략도 가능해~</w:t>
      </w:r>
    </w:p>
    <w:p w14:paraId="0912C7B9" w14:textId="77777777" w:rsidR="00A904B5" w:rsidRDefault="00A904B5" w:rsidP="00A904B5">
      <w:pPr>
        <w:pStyle w:val="a9"/>
      </w:pPr>
      <w:r>
        <w:t>책에 대한 설명이 책 이름과 저자밖에 없기 때문에 맨 뒷문장을 삭제하고 책내용을 추가하는게 좋아!</w:t>
      </w:r>
    </w:p>
    <w:p w14:paraId="3084B2AA" w14:textId="77777777" w:rsidR="00A904B5" w:rsidRDefault="00A904B5" w:rsidP="00A904B5">
      <w:pPr>
        <w:pStyle w:val="a9"/>
      </w:pPr>
      <w:r>
        <w:t>Example)</w:t>
      </w:r>
    </w:p>
    <w:p w14:paraId="6DC6EEE9" w14:textId="77777777" w:rsidR="00A904B5" w:rsidRDefault="00A904B5" w:rsidP="00A904B5">
      <w:pPr>
        <w:pStyle w:val="a9"/>
      </w:pPr>
      <w:r>
        <w:t>Paul Kalanithi(or he) is a neurosurgeon who was suffered with terminal lung cancer in the final years of his career.</w:t>
      </w:r>
    </w:p>
    <w:p w14:paraId="03C8419B" w14:textId="77777777" w:rsidR="00A904B5" w:rsidRDefault="00A904B5" w:rsidP="00A904B5">
      <w:pPr>
        <w:pStyle w:val="a9"/>
      </w:pPr>
      <w:r>
        <w:t>여기서 만약 관계대명사 절로 변환하면,</w:t>
      </w:r>
    </w:p>
    <w:p w14:paraId="282912A9" w14:textId="77777777" w:rsidR="00A904B5" w:rsidRDefault="00A904B5" w:rsidP="00A904B5">
      <w:pPr>
        <w:pStyle w:val="a9"/>
      </w:pPr>
      <w:r>
        <w:t>When Breath Becomes Air is a memoir written by Paul Kalanithi,</w:t>
      </w:r>
      <w:r>
        <w:rPr>
          <w:b/>
          <w:bCs/>
        </w:rPr>
        <w:t xml:space="preserve"> </w:t>
      </w:r>
      <w:r>
        <w:t>who was a neurosurgeon suffered with lung cancer.</w:t>
      </w:r>
    </w:p>
  </w:comment>
  <w:comment w:id="2" w:author="user" w:date="2026-03-27T16:49:00Z" w:initials="user">
    <w:p w14:paraId="7EA087C0" w14:textId="77777777" w:rsidR="00EA55FB" w:rsidRDefault="00CD4675" w:rsidP="00EA55FB">
      <w:pPr>
        <w:pStyle w:val="a9"/>
      </w:pPr>
      <w:r>
        <w:rPr>
          <w:rStyle w:val="a8"/>
        </w:rPr>
        <w:annotationRef/>
      </w:r>
      <w:r w:rsidR="00EA55FB">
        <w:t>책을 읽은 동기라고 보기 어려운 것 같아서, 빼는게 좋을 것 같고~</w:t>
      </w:r>
    </w:p>
    <w:p w14:paraId="0E6A01F3" w14:textId="77777777" w:rsidR="00EA55FB" w:rsidRDefault="00EA55FB" w:rsidP="00EA55FB">
      <w:pPr>
        <w:pStyle w:val="a9"/>
      </w:pPr>
      <w:r>
        <w:t>그것과 별개로, 이런 문장을 표현할 때 not only A but also B를 사용하면 좋아~</w:t>
      </w:r>
    </w:p>
  </w:comment>
  <w:comment w:id="3" w:author="user" w:date="2026-03-27T16:54:00Z" w:initials="user">
    <w:p w14:paraId="630D011F" w14:textId="77777777" w:rsidR="00EA55FB" w:rsidRDefault="00E14259" w:rsidP="00EA55FB">
      <w:pPr>
        <w:pStyle w:val="a9"/>
      </w:pPr>
      <w:r>
        <w:rPr>
          <w:rStyle w:val="a8"/>
        </w:rPr>
        <w:annotationRef/>
      </w:r>
      <w:r w:rsidR="00EA55FB">
        <w:t>조금 더 이슈나 테마를 명확하게 적는게 좋을듯!. Meaning of life 와 death의 관계가 어떻게 드러나는지를 적으면 좋을 것 같아~</w:t>
      </w:r>
    </w:p>
  </w:comment>
  <w:comment w:id="4" w:author="user" w:date="2026-03-27T16:53:00Z" w:initials="user">
    <w:p w14:paraId="79E4FE43" w14:textId="77777777" w:rsidR="002B6124" w:rsidRDefault="00E14259" w:rsidP="002B6124">
      <w:pPr>
        <w:pStyle w:val="a9"/>
      </w:pPr>
      <w:r>
        <w:rPr>
          <w:rStyle w:val="a8"/>
        </w:rPr>
        <w:annotationRef/>
      </w:r>
      <w:r w:rsidR="002B6124">
        <w:rPr>
          <w:color w:val="FF0000"/>
        </w:rPr>
        <w:t>Many people 에 대응하는 대명사를 적어야 하므로 they가 더 자연스러울 것 같아~</w:t>
      </w:r>
    </w:p>
  </w:comment>
  <w:comment w:id="7" w:author="user" w:date="2026-03-27T16:56:00Z" w:initials="user">
    <w:p w14:paraId="1499E689" w14:textId="77777777" w:rsidR="002B6124" w:rsidRDefault="00E14259" w:rsidP="002B6124">
      <w:pPr>
        <w:pStyle w:val="a9"/>
      </w:pPr>
      <w:r>
        <w:rPr>
          <w:rStyle w:val="a8"/>
        </w:rPr>
        <w:annotationRef/>
      </w:r>
      <w:r w:rsidR="002B6124">
        <w:t>여기서는 many people과 학생과의 의견이 상반되므로, However 또는 앞구문에 although를 넣으면 더 자연스러운 흐름으로 구성할 수 있어~</w:t>
      </w:r>
    </w:p>
  </w:comment>
  <w:comment w:id="8" w:author="user" w:date="2026-03-27T17:00:00Z" w:initials="user">
    <w:p w14:paraId="34BF7499" w14:textId="77777777" w:rsidR="002B6124" w:rsidRDefault="00E14259" w:rsidP="002B6124">
      <w:pPr>
        <w:pStyle w:val="a9"/>
      </w:pPr>
      <w:r>
        <w:rPr>
          <w:rStyle w:val="a8"/>
        </w:rPr>
        <w:annotationRef/>
      </w:r>
      <w:r w:rsidR="002B6124">
        <w:t>Explain your opinion 이 먼저 와야해~!.</w:t>
      </w:r>
    </w:p>
    <w:p w14:paraId="2FE8E5BA" w14:textId="77777777" w:rsidR="002B6124" w:rsidRDefault="002B6124" w:rsidP="002B6124">
      <w:pPr>
        <w:pStyle w:val="a9"/>
      </w:pPr>
      <w:r>
        <w:t>앞서서  face death honestly를 주장하였으므로, 그와 알맞은 설명</w:t>
      </w:r>
    </w:p>
    <w:p w14:paraId="14C1E9BD" w14:textId="77777777" w:rsidR="002B6124" w:rsidRDefault="002B6124" w:rsidP="002B6124">
      <w:pPr>
        <w:pStyle w:val="a9"/>
      </w:pPr>
      <w:r>
        <w:t>Example)</w:t>
      </w:r>
    </w:p>
    <w:p w14:paraId="6E30B0FA" w14:textId="77777777" w:rsidR="002B6124" w:rsidRDefault="002B6124" w:rsidP="002B6124">
      <w:pPr>
        <w:pStyle w:val="a9"/>
      </w:pPr>
      <w:r>
        <w:t>If someone, who faced death soon, try to avoid situation rather than admit it honestly, just waste time that remain</w:t>
      </w:r>
    </w:p>
    <w:p w14:paraId="5D02654C" w14:textId="77777777" w:rsidR="002B6124" w:rsidRDefault="002B6124" w:rsidP="002B6124">
      <w:pPr>
        <w:pStyle w:val="a9"/>
      </w:pPr>
      <w:r>
        <w:t>과 그에 알맞은 예시를 넣으면 좋아~</w:t>
      </w:r>
    </w:p>
    <w:p w14:paraId="3FF505D4" w14:textId="77777777" w:rsidR="002B6124" w:rsidRDefault="002B6124" w:rsidP="002B6124">
      <w:pPr>
        <w:pStyle w:val="a9"/>
      </w:pPr>
      <w:r>
        <w:t>Example)</w:t>
      </w:r>
    </w:p>
    <w:p w14:paraId="1152B13B" w14:textId="77777777" w:rsidR="002B6124" w:rsidRDefault="002B6124" w:rsidP="002B6124">
      <w:pPr>
        <w:pStyle w:val="a9"/>
      </w:pPr>
      <w:r>
        <w:t>In the book, Kalanithi aloofly encounter his cancer and continue his duty as neurosurgeon. Because he think his work still has meaning while he suffered with cancer.</w:t>
      </w:r>
    </w:p>
  </w:comment>
  <w:comment w:id="9" w:author="user" w:date="2026-03-27T17:09:00Z" w:initials="user">
    <w:p w14:paraId="4BB138EB" w14:textId="77777777" w:rsidR="002B6124" w:rsidRDefault="00074672" w:rsidP="002B6124">
      <w:pPr>
        <w:pStyle w:val="a9"/>
      </w:pPr>
      <w:r>
        <w:rPr>
          <w:rStyle w:val="a8"/>
        </w:rPr>
        <w:annotationRef/>
      </w:r>
      <w:r w:rsidR="002B6124">
        <w:t>앞선 opinion과 대비를 강조하기 위해 뒤에</w:t>
      </w:r>
      <w:r w:rsidR="002B6124">
        <w:br/>
        <w:t>and are obsessed with simply continuing to live.</w:t>
      </w:r>
      <w:r w:rsidR="002B6124">
        <w:br/>
        <w:t>를 넣어도 좋아보여!</w:t>
      </w:r>
    </w:p>
  </w:comment>
  <w:comment w:id="10" w:author="user" w:date="2026-03-27T17:10:00Z" w:initials="user">
    <w:p w14:paraId="471B9B7A" w14:textId="77777777" w:rsidR="002B6124" w:rsidRDefault="00074672" w:rsidP="002B6124">
      <w:pPr>
        <w:pStyle w:val="a9"/>
      </w:pPr>
      <w:r>
        <w:rPr>
          <w:rStyle w:val="a8"/>
        </w:rPr>
        <w:annotationRef/>
      </w:r>
      <w:r w:rsidR="002B6124">
        <w:t>앞서 1번과 같이 더 명확한 주제를 적는게 좋아~</w:t>
      </w:r>
    </w:p>
    <w:p w14:paraId="09287489" w14:textId="77777777" w:rsidR="002B6124" w:rsidRDefault="002B6124" w:rsidP="002B6124">
      <w:pPr>
        <w:pStyle w:val="a9"/>
      </w:pPr>
      <w:r>
        <w:t>Example)</w:t>
      </w:r>
    </w:p>
    <w:p w14:paraId="03D941CB" w14:textId="77777777" w:rsidR="002B6124" w:rsidRDefault="002B6124" w:rsidP="002B6124">
      <w:pPr>
        <w:pStyle w:val="a9"/>
      </w:pPr>
      <w:r>
        <w:t>this book shows that facing death honestly can make our lives more meaningful.</w:t>
      </w:r>
    </w:p>
  </w:comment>
  <w:comment w:id="11" w:author="user" w:date="2026-03-27T17:23:00Z" w:initials="user">
    <w:p w14:paraId="4AA734ED" w14:textId="77777777" w:rsidR="00AD4E4E" w:rsidRDefault="00D278A9" w:rsidP="00AD4E4E">
      <w:pPr>
        <w:pStyle w:val="a9"/>
      </w:pPr>
      <w:r>
        <w:rPr>
          <w:rStyle w:val="a8"/>
        </w:rPr>
        <w:annotationRef/>
      </w:r>
      <w:r w:rsidR="00AD4E4E">
        <w:t xml:space="preserve">책을 의미하는거 같은데, 책의 구체적으로 어떤 부분을 의미하는지 적는게 좋을거야~. 영어에서는 같은내용이라도 </w:t>
      </w:r>
      <w:r w:rsidR="00AD4E4E">
        <w:rPr>
          <w:color w:val="474747"/>
        </w:rPr>
        <w:t>다른 어휘를 사용하는 걸을 매우 중요하게 생각하거든~</w:t>
      </w:r>
    </w:p>
    <w:p w14:paraId="0BA63C65" w14:textId="77777777" w:rsidR="00AD4E4E" w:rsidRDefault="00AD4E4E" w:rsidP="00AD4E4E">
      <w:pPr>
        <w:pStyle w:val="a9"/>
      </w:pPr>
      <w:r>
        <w:t>Example)</w:t>
      </w:r>
    </w:p>
    <w:p w14:paraId="11AF4E89" w14:textId="77777777" w:rsidR="00AD4E4E" w:rsidRDefault="00AD4E4E" w:rsidP="00AD4E4E">
      <w:pPr>
        <w:pStyle w:val="a9"/>
      </w:pPr>
      <w:r>
        <w:t>The story of Kalanithi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2912A9" w15:done="0"/>
  <w15:commentEx w15:paraId="0E6A01F3" w15:done="0"/>
  <w15:commentEx w15:paraId="630D011F" w15:done="0"/>
  <w15:commentEx w15:paraId="79E4FE43" w15:done="0"/>
  <w15:commentEx w15:paraId="1499E689" w15:done="0"/>
  <w15:commentEx w15:paraId="1152B13B" w15:done="0"/>
  <w15:commentEx w15:paraId="4BB138EB" w15:done="0"/>
  <w15:commentEx w15:paraId="03D941CB" w15:done="0"/>
  <w15:commentEx w15:paraId="11AF4E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7133C7" w16cex:dateUtc="2026-03-27T07:50:00Z"/>
  <w16cex:commentExtensible w16cex:durableId="2D713384" w16cex:dateUtc="2026-03-27T07:49:00Z"/>
  <w16cex:commentExtensible w16cex:durableId="2D7134B0" w16cex:dateUtc="2026-03-27T07:54:00Z"/>
  <w16cex:commentExtensible w16cex:durableId="2D71346F" w16cex:dateUtc="2026-03-27T07:53:00Z"/>
  <w16cex:commentExtensible w16cex:durableId="2D71355B" w16cex:dateUtc="2026-03-27T07:56:00Z"/>
  <w16cex:commentExtensible w16cex:durableId="2D71361A" w16cex:dateUtc="2026-03-27T08:00:00Z"/>
  <w16cex:commentExtensible w16cex:durableId="2D713851" w16cex:dateUtc="2026-03-27T08:09:00Z"/>
  <w16cex:commentExtensible w16cex:durableId="2D713896" w16cex:dateUtc="2026-03-27T08:10:00Z"/>
  <w16cex:commentExtensible w16cex:durableId="2D713B7B" w16cex:dateUtc="2026-03-27T08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2912A9" w16cid:durableId="2D7133C7"/>
  <w16cid:commentId w16cid:paraId="0E6A01F3" w16cid:durableId="2D713384"/>
  <w16cid:commentId w16cid:paraId="630D011F" w16cid:durableId="2D7134B0"/>
  <w16cid:commentId w16cid:paraId="79E4FE43" w16cid:durableId="2D71346F"/>
  <w16cid:commentId w16cid:paraId="1499E689" w16cid:durableId="2D71355B"/>
  <w16cid:commentId w16cid:paraId="1152B13B" w16cid:durableId="2D71361A"/>
  <w16cid:commentId w16cid:paraId="4BB138EB" w16cid:durableId="2D713851"/>
  <w16cid:commentId w16cid:paraId="03D941CB" w16cid:durableId="2D713896"/>
  <w16cid:commentId w16cid:paraId="11AF4E89" w16cid:durableId="2D713B7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C15E7"/>
    <w:multiLevelType w:val="hybridMultilevel"/>
    <w:tmpl w:val="C908B9EC"/>
    <w:lvl w:ilvl="0" w:tplc="097C561C">
      <w:start w:val="1"/>
      <w:numFmt w:val="bullet"/>
      <w:lvlText w:val="●"/>
      <w:lvlJc w:val="left"/>
      <w:pPr>
        <w:ind w:left="720" w:hanging="360"/>
      </w:pPr>
    </w:lvl>
    <w:lvl w:ilvl="1" w:tplc="0A384250">
      <w:start w:val="1"/>
      <w:numFmt w:val="bullet"/>
      <w:lvlText w:val="○"/>
      <w:lvlJc w:val="left"/>
      <w:pPr>
        <w:ind w:left="1440" w:hanging="360"/>
      </w:pPr>
    </w:lvl>
    <w:lvl w:ilvl="2" w:tplc="4F84CD40">
      <w:start w:val="1"/>
      <w:numFmt w:val="bullet"/>
      <w:lvlText w:val="■"/>
      <w:lvlJc w:val="left"/>
      <w:pPr>
        <w:ind w:left="2160" w:hanging="360"/>
      </w:pPr>
    </w:lvl>
    <w:lvl w:ilvl="3" w:tplc="9EBC15B0">
      <w:start w:val="1"/>
      <w:numFmt w:val="bullet"/>
      <w:lvlText w:val="●"/>
      <w:lvlJc w:val="left"/>
      <w:pPr>
        <w:ind w:left="2880" w:hanging="360"/>
      </w:pPr>
    </w:lvl>
    <w:lvl w:ilvl="4" w:tplc="757EF3DE">
      <w:start w:val="1"/>
      <w:numFmt w:val="bullet"/>
      <w:lvlText w:val="○"/>
      <w:lvlJc w:val="left"/>
      <w:pPr>
        <w:ind w:left="3600" w:hanging="360"/>
      </w:pPr>
    </w:lvl>
    <w:lvl w:ilvl="5" w:tplc="4E78C384">
      <w:start w:val="1"/>
      <w:numFmt w:val="bullet"/>
      <w:lvlText w:val="■"/>
      <w:lvlJc w:val="left"/>
      <w:pPr>
        <w:ind w:left="4320" w:hanging="360"/>
      </w:pPr>
    </w:lvl>
    <w:lvl w:ilvl="6" w:tplc="36104BE6">
      <w:start w:val="1"/>
      <w:numFmt w:val="bullet"/>
      <w:lvlText w:val="●"/>
      <w:lvlJc w:val="left"/>
      <w:pPr>
        <w:ind w:left="5040" w:hanging="360"/>
      </w:pPr>
    </w:lvl>
    <w:lvl w:ilvl="7" w:tplc="31A848A2">
      <w:start w:val="1"/>
      <w:numFmt w:val="bullet"/>
      <w:lvlText w:val="●"/>
      <w:lvlJc w:val="left"/>
      <w:pPr>
        <w:ind w:left="5760" w:hanging="360"/>
      </w:pPr>
    </w:lvl>
    <w:lvl w:ilvl="8" w:tplc="00B68228">
      <w:start w:val="1"/>
      <w:numFmt w:val="bullet"/>
      <w:lvlText w:val="●"/>
      <w:lvlJc w:val="left"/>
      <w:pPr>
        <w:ind w:left="6480" w:hanging="360"/>
      </w:pPr>
    </w:lvl>
  </w:abstractNum>
  <w:num w:numId="1" w16cid:durableId="108095426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oon kim">
    <w15:presenceInfo w15:providerId="Windows Live" w15:userId="9a638ce763f2a28a"/>
  </w15:person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trackRevisions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8F"/>
    <w:rsid w:val="00005A8F"/>
    <w:rsid w:val="00074672"/>
    <w:rsid w:val="001C4868"/>
    <w:rsid w:val="001D278B"/>
    <w:rsid w:val="002B6124"/>
    <w:rsid w:val="005814D0"/>
    <w:rsid w:val="009B342F"/>
    <w:rsid w:val="00A904B5"/>
    <w:rsid w:val="00AD4E4E"/>
    <w:rsid w:val="00CD4675"/>
    <w:rsid w:val="00D278A9"/>
    <w:rsid w:val="00E0497F"/>
    <w:rsid w:val="00E14259"/>
    <w:rsid w:val="00EA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6784B"/>
  <w15:docId w15:val="{B79CAF9E-5E9A-4485-AC7D-7D3FE546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sid w:val="001D278B"/>
    <w:rPr>
      <w:sz w:val="18"/>
      <w:szCs w:val="18"/>
    </w:rPr>
  </w:style>
  <w:style w:type="paragraph" w:styleId="a9">
    <w:name w:val="annotation text"/>
    <w:basedOn w:val="a"/>
    <w:link w:val="Char0"/>
    <w:uiPriority w:val="99"/>
    <w:unhideWhenUsed/>
    <w:rsid w:val="001D278B"/>
  </w:style>
  <w:style w:type="character" w:customStyle="1" w:styleId="Char0">
    <w:name w:val="메모 텍스트 Char"/>
    <w:basedOn w:val="a0"/>
    <w:link w:val="a9"/>
    <w:uiPriority w:val="99"/>
    <w:rsid w:val="001D278B"/>
  </w:style>
  <w:style w:type="paragraph" w:styleId="aa">
    <w:name w:val="annotation subject"/>
    <w:basedOn w:val="a9"/>
    <w:next w:val="a9"/>
    <w:link w:val="Char1"/>
    <w:uiPriority w:val="99"/>
    <w:semiHidden/>
    <w:unhideWhenUsed/>
    <w:rsid w:val="001D278B"/>
    <w:rPr>
      <w:b/>
      <w:bCs/>
    </w:rPr>
  </w:style>
  <w:style w:type="character" w:customStyle="1" w:styleId="Char1">
    <w:name w:val="메모 주제 Char"/>
    <w:basedOn w:val="Char0"/>
    <w:link w:val="aa"/>
    <w:uiPriority w:val="99"/>
    <w:semiHidden/>
    <w:rsid w:val="001D278B"/>
    <w:rPr>
      <w:b/>
      <w:bCs/>
    </w:rPr>
  </w:style>
  <w:style w:type="character" w:styleId="ab">
    <w:name w:val="Strong"/>
    <w:basedOn w:val="a0"/>
    <w:uiPriority w:val="22"/>
    <w:qFormat/>
    <w:rsid w:val="005814D0"/>
    <w:rPr>
      <w:b/>
      <w:bCs/>
    </w:rPr>
  </w:style>
  <w:style w:type="paragraph" w:styleId="ac">
    <w:name w:val="Revision"/>
    <w:hidden/>
    <w:uiPriority w:val="99"/>
    <w:semiHidden/>
    <w:rsid w:val="00A90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chanho kim</cp:lastModifiedBy>
  <cp:revision>9</cp:revision>
  <dcterms:created xsi:type="dcterms:W3CDTF">2026-03-27T07:41:00Z</dcterms:created>
  <dcterms:modified xsi:type="dcterms:W3CDTF">2026-03-27T10:29:00Z</dcterms:modified>
</cp:coreProperties>
</file>